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color w:val="741b47"/>
        </w:rPr>
      </w:pPr>
      <w:bookmarkStart w:colFirst="0" w:colLast="0" w:name="_3g3jntrenqrg" w:id="0"/>
      <w:bookmarkEnd w:id="0"/>
      <w:r w:rsidDel="00000000" w:rsidR="00000000" w:rsidRPr="00000000">
        <w:rPr>
          <w:b w:val="1"/>
          <w:color w:val="741b47"/>
          <w:rtl w:val="0"/>
        </w:rPr>
        <w:t xml:space="preserve">ETHL-W-2024 Proposal</w:t>
      </w:r>
    </w:p>
    <w:p w:rsidR="00000000" w:rsidDel="00000000" w:rsidP="00000000" w:rsidRDefault="00000000" w:rsidRPr="00000000" w14:paraId="00000002">
      <w:pPr>
        <w:jc w:val="center"/>
        <w:rPr>
          <w:i w:val="1"/>
          <w:color w:val="741b47"/>
        </w:rPr>
      </w:pPr>
      <w:r w:rsidDel="00000000" w:rsidR="00000000" w:rsidRPr="00000000">
        <w:rPr>
          <w:i w:val="1"/>
          <w:color w:val="741b47"/>
          <w:rtl w:val="0"/>
        </w:rPr>
        <w:t xml:space="preserve">Edinburgh Theoretical Historical Linguistics Workshop 2024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after="200" w:lineRule="auto"/>
        <w:jc w:val="both"/>
        <w:rPr/>
      </w:pPr>
      <w:bookmarkStart w:colFirst="0" w:colLast="0" w:name="_kvd6dhdfl39o" w:id="1"/>
      <w:bookmarkEnd w:id="1"/>
      <w:r w:rsidDel="00000000" w:rsidR="00000000" w:rsidRPr="00000000">
        <w:rPr>
          <w:rtl w:val="0"/>
        </w:rPr>
        <w:t xml:space="preserve">Mission statement</w:t>
      </w:r>
    </w:p>
    <w:p w:rsidR="00000000" w:rsidDel="00000000" w:rsidP="00000000" w:rsidRDefault="00000000" w:rsidRPr="00000000" w14:paraId="00000006">
      <w:pPr>
        <w:jc w:val="both"/>
        <w:rPr/>
      </w:pPr>
      <w:r w:rsidDel="00000000" w:rsidR="00000000" w:rsidRPr="00000000">
        <w:rPr>
          <w:rtl w:val="0"/>
        </w:rPr>
        <w:t xml:space="preserve">ETHL is a venue for postgraduate students and early career researchers in Historical Linguistics to consider the role of theory in Historical Linguistics as well as the place of Historical Linguistics within the wider field. We aim to give young researchers a platform to discuss ontological issues of </w:t>
      </w:r>
      <w:ins w:author="Aldo Berríos" w:id="0" w:date="2024-09-09T08:25:46Z">
        <w:r w:rsidDel="00000000" w:rsidR="00000000" w:rsidRPr="00000000">
          <w:rPr>
            <w:rtl w:val="0"/>
          </w:rPr>
          <w:t xml:space="preserve">our disciplines</w:t>
        </w:r>
      </w:ins>
      <w:r w:rsidDel="00000000" w:rsidR="00000000" w:rsidRPr="00000000">
        <w:rPr>
          <w:rtl w:val="0"/>
        </w:rPr>
        <w:t xml:space="preserve"> and provide the theoretical tools to perform this task. With linguistic departments under threat and funding bodies trending towards impact output, we think it is vital to carve out a space for the discussion of</w:t>
      </w:r>
      <w:r w:rsidDel="00000000" w:rsidR="00000000" w:rsidRPr="00000000">
        <w:rPr>
          <w:highlight w:val="yellow"/>
          <w:rtl w:val="0"/>
        </w:rPr>
        <w:t xml:space="preserve"> less flashy/underexplored</w:t>
      </w:r>
      <w:r w:rsidDel="00000000" w:rsidR="00000000" w:rsidRPr="00000000">
        <w:rPr>
          <w:rtl w:val="0"/>
        </w:rPr>
        <w:t xml:space="preserve"> areas of research and to make </w:t>
      </w:r>
      <w:ins w:author="Aldo Berríos" w:id="1" w:date="2024-09-09T08:26:27Z">
        <w:r w:rsidDel="00000000" w:rsidR="00000000" w:rsidRPr="00000000">
          <w:rPr>
            <w:rtl w:val="0"/>
          </w:rPr>
          <w:t xml:space="preserve">opportunities</w:t>
        </w:r>
      </w:ins>
      <w:del w:author="Aldo Berríos" w:id="1" w:date="2024-09-09T08:26:27Z">
        <w:r w:rsidDel="00000000" w:rsidR="00000000" w:rsidRPr="00000000">
          <w:rPr>
            <w:rtl w:val="0"/>
          </w:rPr>
          <w:delText xml:space="preserve">space</w:delText>
        </w:r>
      </w:del>
      <w:r w:rsidDel="00000000" w:rsidR="00000000" w:rsidRPr="00000000">
        <w:rPr>
          <w:rtl w:val="0"/>
        </w:rPr>
        <w:t xml:space="preserve"> for young academics, the future leaders of the field, to shape the future of Historical Linguistics.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ttubpt3u7gc6" w:id="2"/>
      <w:bookmarkEnd w:id="2"/>
      <w:r w:rsidDel="00000000" w:rsidR="00000000" w:rsidRPr="00000000">
        <w:rPr>
          <w:rtl w:val="0"/>
        </w:rPr>
        <w:t xml:space="preserve">General Aims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Provide a platform for the academic community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Foster discussion as well as networking</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Provide a venue for expert-led discussions on theoretical issues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fm7ixbarpngd" w:id="3"/>
      <w:bookmarkEnd w:id="3"/>
      <w:r w:rsidDel="00000000" w:rsidR="00000000" w:rsidRPr="00000000">
        <w:rPr>
          <w:rtl w:val="0"/>
        </w:rPr>
        <w:t xml:space="preserve">Prospective programme</w:t>
      </w:r>
    </w:p>
    <w:p w:rsidR="00000000" w:rsidDel="00000000" w:rsidP="00000000" w:rsidRDefault="00000000" w:rsidRPr="00000000" w14:paraId="0000000F">
      <w:pPr>
        <w:pStyle w:val="Heading3"/>
        <w:rPr/>
      </w:pPr>
      <w:bookmarkStart w:colFirst="0" w:colLast="0" w:name="_tc7ol05i48so" w:id="4"/>
      <w:bookmarkEnd w:id="4"/>
      <w:r w:rsidDel="00000000" w:rsidR="00000000" w:rsidRPr="00000000">
        <w:rPr>
          <w:rtl w:val="0"/>
        </w:rPr>
        <w:t xml:space="preserve">Day 1</w:t>
      </w:r>
    </w:p>
    <w:p w:rsidR="00000000" w:rsidDel="00000000" w:rsidP="00000000" w:rsidRDefault="00000000" w:rsidRPr="00000000" w14:paraId="00000010">
      <w:pPr>
        <w:rPr/>
      </w:pPr>
      <w:r w:rsidDel="00000000" w:rsidR="00000000" w:rsidRPr="00000000">
        <w:rPr>
          <w:rtl w:val="0"/>
        </w:rPr>
        <w:t xml:space="preserve">- Registration / Coffee</w:t>
      </w:r>
    </w:p>
    <w:p w:rsidR="00000000" w:rsidDel="00000000" w:rsidP="00000000" w:rsidRDefault="00000000" w:rsidRPr="00000000" w14:paraId="00000011">
      <w:pPr>
        <w:rPr/>
      </w:pPr>
      <w:r w:rsidDel="00000000" w:rsidR="00000000" w:rsidRPr="00000000">
        <w:rPr>
          <w:rtl w:val="0"/>
        </w:rPr>
        <w:t xml:space="preserve">- 09:00 - 09:30 - registration / intro / coffee?</w:t>
      </w:r>
    </w:p>
    <w:p w:rsidR="00000000" w:rsidDel="00000000" w:rsidP="00000000" w:rsidRDefault="00000000" w:rsidRPr="00000000" w14:paraId="00000012">
      <w:pPr>
        <w:rPr/>
      </w:pPr>
      <w:r w:rsidDel="00000000" w:rsidR="00000000" w:rsidRPr="00000000">
        <w:rPr>
          <w:rtl w:val="0"/>
        </w:rPr>
        <w:t xml:space="preserve">- 09:30 - 10:30 - Talk “History of HL”</w:t>
      </w:r>
    </w:p>
    <w:p w:rsidR="00000000" w:rsidDel="00000000" w:rsidP="00000000" w:rsidRDefault="00000000" w:rsidRPr="00000000" w14:paraId="00000013">
      <w:pPr>
        <w:rPr/>
      </w:pPr>
      <w:r w:rsidDel="00000000" w:rsidR="00000000" w:rsidRPr="00000000">
        <w:rPr>
          <w:rtl w:val="0"/>
        </w:rPr>
        <w:t xml:space="preserve">- 10:30 - 12:30 -  First T&amp;D (Talk &amp; Discussion)</w:t>
      </w:r>
    </w:p>
    <w:p w:rsidR="00000000" w:rsidDel="00000000" w:rsidP="00000000" w:rsidRDefault="00000000" w:rsidRPr="00000000" w14:paraId="00000014">
      <w:pPr>
        <w:rPr/>
      </w:pPr>
      <w:r w:rsidDel="00000000" w:rsidR="00000000" w:rsidRPr="00000000">
        <w:rPr>
          <w:rtl w:val="0"/>
        </w:rPr>
        <w:t xml:space="preserve">- 12:30 - 13:30 - Lunch</w:t>
      </w:r>
    </w:p>
    <w:p w:rsidR="00000000" w:rsidDel="00000000" w:rsidP="00000000" w:rsidRDefault="00000000" w:rsidRPr="00000000" w14:paraId="00000015">
      <w:pPr>
        <w:rPr/>
      </w:pPr>
      <w:r w:rsidDel="00000000" w:rsidR="00000000" w:rsidRPr="00000000">
        <w:rPr>
          <w:rtl w:val="0"/>
        </w:rPr>
        <w:t xml:space="preserve">- 13:30 - 15:30 -  Second T&amp;D</w:t>
      </w:r>
    </w:p>
    <w:p w:rsidR="00000000" w:rsidDel="00000000" w:rsidP="00000000" w:rsidRDefault="00000000" w:rsidRPr="00000000" w14:paraId="00000016">
      <w:pPr>
        <w:rPr/>
      </w:pPr>
      <w:r w:rsidDel="00000000" w:rsidR="00000000" w:rsidRPr="00000000">
        <w:rPr>
          <w:rtl w:val="0"/>
        </w:rPr>
        <w:t xml:space="preserve">- 15:30 - 16:00 - Break</w:t>
      </w:r>
    </w:p>
    <w:p w:rsidR="00000000" w:rsidDel="00000000" w:rsidP="00000000" w:rsidRDefault="00000000" w:rsidRPr="00000000" w14:paraId="00000017">
      <w:pPr>
        <w:rPr/>
      </w:pPr>
      <w:r w:rsidDel="00000000" w:rsidR="00000000" w:rsidRPr="00000000">
        <w:rPr>
          <w:rtl w:val="0"/>
        </w:rPr>
        <w:t xml:space="preserve">- 16:00 - 17:00 - Rapid fire student talks I</w:t>
      </w:r>
    </w:p>
    <w:p w:rsidR="00000000" w:rsidDel="00000000" w:rsidP="00000000" w:rsidRDefault="00000000" w:rsidRPr="00000000" w14:paraId="00000018">
      <w:pPr>
        <w:rPr/>
      </w:pPr>
      <w:r w:rsidDel="00000000" w:rsidR="00000000" w:rsidRPr="00000000">
        <w:rPr>
          <w:rtl w:val="0"/>
        </w:rPr>
        <w:t xml:space="preserve">- 17:00 - Reception</w:t>
      </w:r>
    </w:p>
    <w:p w:rsidR="00000000" w:rsidDel="00000000" w:rsidP="00000000" w:rsidRDefault="00000000" w:rsidRPr="00000000" w14:paraId="00000019">
      <w:pPr>
        <w:rPr/>
      </w:pPr>
      <w:r w:rsidDel="00000000" w:rsidR="00000000" w:rsidRPr="00000000">
        <w:rPr>
          <w:rtl w:val="0"/>
        </w:rPr>
        <w:t xml:space="preserve">- 18:00 - Dinner</w:t>
      </w:r>
    </w:p>
    <w:p w:rsidR="00000000" w:rsidDel="00000000" w:rsidP="00000000" w:rsidRDefault="00000000" w:rsidRPr="00000000" w14:paraId="0000001A">
      <w:pPr>
        <w:pStyle w:val="Heading3"/>
        <w:rPr/>
      </w:pPr>
      <w:bookmarkStart w:colFirst="0" w:colLast="0" w:name="_qkukev4ydvfa" w:id="5"/>
      <w:bookmarkEnd w:id="5"/>
      <w:r w:rsidDel="00000000" w:rsidR="00000000" w:rsidRPr="00000000">
        <w:rPr>
          <w:rtl w:val="0"/>
        </w:rPr>
        <w:t xml:space="preserve">Day 2</w:t>
      </w:r>
    </w:p>
    <w:p w:rsidR="00000000" w:rsidDel="00000000" w:rsidP="00000000" w:rsidRDefault="00000000" w:rsidRPr="00000000" w14:paraId="0000001B">
      <w:pPr>
        <w:rPr/>
      </w:pPr>
      <w:r w:rsidDel="00000000" w:rsidR="00000000" w:rsidRPr="00000000">
        <w:rPr>
          <w:rtl w:val="0"/>
        </w:rPr>
        <w:t xml:space="preserve">- 09:30 - 11:30 - Third T&amp;D</w:t>
      </w:r>
    </w:p>
    <w:p w:rsidR="00000000" w:rsidDel="00000000" w:rsidP="00000000" w:rsidRDefault="00000000" w:rsidRPr="00000000" w14:paraId="0000001C">
      <w:pPr>
        <w:rPr/>
      </w:pPr>
      <w:r w:rsidDel="00000000" w:rsidR="00000000" w:rsidRPr="00000000">
        <w:rPr>
          <w:rtl w:val="0"/>
        </w:rPr>
        <w:t xml:space="preserve">- 12:00 - 13:00 - Rapid fire student talks II</w:t>
      </w:r>
    </w:p>
    <w:p w:rsidR="00000000" w:rsidDel="00000000" w:rsidP="00000000" w:rsidRDefault="00000000" w:rsidRPr="00000000" w14:paraId="0000001D">
      <w:pPr>
        <w:rPr/>
      </w:pPr>
      <w:r w:rsidDel="00000000" w:rsidR="00000000" w:rsidRPr="00000000">
        <w:rPr>
          <w:rtl w:val="0"/>
        </w:rPr>
        <w:t xml:space="preserve">- 13:00 - 14:00 - Lunch</w:t>
      </w:r>
    </w:p>
    <w:p w:rsidR="00000000" w:rsidDel="00000000" w:rsidP="00000000" w:rsidRDefault="00000000" w:rsidRPr="00000000" w14:paraId="0000001E">
      <w:pPr>
        <w:rPr/>
      </w:pPr>
      <w:r w:rsidDel="00000000" w:rsidR="00000000" w:rsidRPr="00000000">
        <w:rPr>
          <w:rtl w:val="0"/>
        </w:rPr>
        <w:t xml:space="preserve">- 14:00 - 16:00 - Fourth T&amp;D</w:t>
      </w:r>
    </w:p>
    <w:p w:rsidR="00000000" w:rsidDel="00000000" w:rsidP="00000000" w:rsidRDefault="00000000" w:rsidRPr="00000000" w14:paraId="0000001F">
      <w:pPr>
        <w:rPr/>
      </w:pPr>
      <w:r w:rsidDel="00000000" w:rsidR="00000000" w:rsidRPr="00000000">
        <w:rPr>
          <w:rtl w:val="0"/>
        </w:rPr>
        <w:t xml:space="preserve">- 16:00 - 17:00 - Discussion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cq5xahjeqwrq" w:id="6"/>
      <w:bookmarkEnd w:id="6"/>
      <w:r w:rsidDel="00000000" w:rsidR="00000000" w:rsidRPr="00000000">
        <w:rPr>
          <w:rtl w:val="0"/>
        </w:rPr>
        <w:t xml:space="preserve">Avenues for funding</w:t>
      </w:r>
    </w:p>
    <w:p w:rsidR="00000000" w:rsidDel="00000000" w:rsidP="00000000" w:rsidRDefault="00000000" w:rsidRPr="00000000" w14:paraId="00000023">
      <w:pPr>
        <w:rPr>
          <w:b w:val="1"/>
        </w:rPr>
      </w:pPr>
      <w:r w:rsidDel="00000000" w:rsidR="00000000" w:rsidRPr="00000000">
        <w:rPr>
          <w:b w:val="1"/>
          <w:rtl w:val="0"/>
        </w:rPr>
        <w:t xml:space="preserve">Student Experience Grant </w:t>
      </w:r>
    </w:p>
    <w:p w:rsidR="00000000" w:rsidDel="00000000" w:rsidP="00000000" w:rsidRDefault="00000000" w:rsidRPr="00000000" w14:paraId="00000024">
      <w:pPr>
        <w:rPr/>
      </w:pPr>
      <w:r w:rsidDel="00000000" w:rsidR="00000000" w:rsidRPr="00000000">
        <w:rPr>
          <w:rtl w:val="0"/>
        </w:rPr>
        <w:t xml:space="preserve">Upto £5000</w:t>
      </w:r>
    </w:p>
    <w:p w:rsidR="00000000" w:rsidDel="00000000" w:rsidP="00000000" w:rsidRDefault="00000000" w:rsidRPr="00000000" w14:paraId="00000025">
      <w:pPr>
        <w:rPr/>
      </w:pPr>
      <w:r w:rsidDel="00000000" w:rsidR="00000000" w:rsidRPr="00000000">
        <w:rPr>
          <w:rtl w:val="0"/>
        </w:rPr>
        <w:t xml:space="preserve">Opens: 10/10 </w:t>
      </w:r>
    </w:p>
    <w:p w:rsidR="00000000" w:rsidDel="00000000" w:rsidP="00000000" w:rsidRDefault="00000000" w:rsidRPr="00000000" w14:paraId="00000026">
      <w:pPr>
        <w:rPr>
          <w:color w:val="ff0000"/>
        </w:rPr>
      </w:pPr>
      <w:r w:rsidDel="00000000" w:rsidR="00000000" w:rsidRPr="00000000">
        <w:rPr>
          <w:color w:val="ff0000"/>
          <w:rtl w:val="0"/>
        </w:rPr>
        <w:t xml:space="preserve">Deadline: 07/11</w:t>
      </w:r>
    </w:p>
    <w:p w:rsidR="00000000" w:rsidDel="00000000" w:rsidP="00000000" w:rsidRDefault="00000000" w:rsidRPr="00000000" w14:paraId="00000027">
      <w:pPr>
        <w:rPr/>
      </w:pPr>
      <w:hyperlink r:id="rId6">
        <w:r w:rsidDel="00000000" w:rsidR="00000000" w:rsidRPr="00000000">
          <w:rPr>
            <w:color w:val="1155cc"/>
            <w:u w:val="single"/>
            <w:rtl w:val="0"/>
          </w:rPr>
          <w:t xml:space="preserve">https://student-experience-grants.ed.ac.uk/social-media-promotion</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2000 characters per answer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Aims: what are you hoping to achieve through this project?</w:t>
      </w:r>
    </w:p>
    <w:p w:rsidR="00000000" w:rsidDel="00000000" w:rsidP="00000000" w:rsidRDefault="00000000" w:rsidRPr="00000000" w14:paraId="0000002C">
      <w:pPr>
        <w:rPr/>
      </w:pPr>
      <w:r w:rsidDel="00000000" w:rsidR="00000000" w:rsidRPr="00000000">
        <w:rPr>
          <w:rtl w:val="0"/>
        </w:rPr>
        <w:t xml:space="preserve">Project benefits: how will your project benefit students at the University of Edinburgh?</w:t>
      </w:r>
    </w:p>
    <w:p w:rsidR="00000000" w:rsidDel="00000000" w:rsidP="00000000" w:rsidRDefault="00000000" w:rsidRPr="00000000" w14:paraId="0000002D">
      <w:pPr>
        <w:rPr/>
      </w:pPr>
      <w:r w:rsidDel="00000000" w:rsidR="00000000" w:rsidRPr="00000000">
        <w:rPr>
          <w:rtl w:val="0"/>
        </w:rPr>
        <w:t xml:space="preserve">Project innovation: what makes your project innovative?</w:t>
      </w:r>
    </w:p>
    <w:p w:rsidR="00000000" w:rsidDel="00000000" w:rsidP="00000000" w:rsidRDefault="00000000" w:rsidRPr="00000000" w14:paraId="0000002E">
      <w:pPr>
        <w:rPr/>
      </w:pPr>
      <w:r w:rsidDel="00000000" w:rsidR="00000000" w:rsidRPr="00000000">
        <w:rPr>
          <w:rtl w:val="0"/>
        </w:rPr>
        <w:t xml:space="preserve">Project feasibility: How can your project be delivered given your timeline and resources?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Project budget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LAGB </w:t>
      </w:r>
    </w:p>
    <w:p w:rsidR="00000000" w:rsidDel="00000000" w:rsidP="00000000" w:rsidRDefault="00000000" w:rsidRPr="00000000" w14:paraId="00000033">
      <w:pPr>
        <w:rPr/>
      </w:pPr>
      <w:r w:rsidDel="00000000" w:rsidR="00000000" w:rsidRPr="00000000">
        <w:rPr>
          <w:rtl w:val="0"/>
        </w:rPr>
        <w:t xml:space="preserve">Probably up to about £300 </w:t>
      </w:r>
    </w:p>
    <w:p w:rsidR="00000000" w:rsidDel="00000000" w:rsidP="00000000" w:rsidRDefault="00000000" w:rsidRPr="00000000" w14:paraId="00000034">
      <w:pPr>
        <w:rPr/>
      </w:pPr>
      <w:r w:rsidDel="00000000" w:rsidR="00000000" w:rsidRPr="00000000">
        <w:rPr>
          <w:rtl w:val="0"/>
        </w:rPr>
        <w:t xml:space="preserve">Rolling application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jc w:val="both"/>
    </w:pPr>
    <w:rPr>
      <w:b w:val="1"/>
      <w:color w:val="4c1130"/>
      <w:sz w:val="24"/>
      <w:szCs w:val="24"/>
    </w:rPr>
  </w:style>
  <w:style w:type="paragraph" w:styleId="Heading3">
    <w:name w:val="heading 3"/>
    <w:basedOn w:val="Normal"/>
    <w:next w:val="Normal"/>
    <w:pPr>
      <w:keepNext w:val="1"/>
      <w:keepLines w:val="1"/>
      <w:spacing w:after="80" w:before="320" w:lineRule="auto"/>
    </w:pPr>
    <w:rPr>
      <w:color w:val="4c113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udent-experience-grants.ed.ac.uk/social-media-promo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